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Surat Perjanjian Kerja Sama Strategic Partnership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Teman Cerita x Lyfe at 30s: Book Launching "Kita Tidak Pernah Benar-Benar Siap Menjadi Dewasa"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[nomor SPK]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Pada hari ini, Selasa, tanggal 13 Oktober 2026, yang bertanda tangan di bawah ini: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 Indo Medika Resolusi (Teman Journey)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beralamat di Jl. Masjid Annur No. 8, Menteng Dalam, Tebet, Jakarta Selatan 12870, dalam hal ini diwakili oleh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Riskia Ramadhina Sukriananda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selaku Kepala </w:t>
      </w:r>
      <w:r w:rsidDel="00000000" w:rsidR="00000000" w:rsidRPr="00000000">
        <w:rPr>
          <w:rtl w:val="0"/>
        </w:rPr>
        <w:t xml:space="preserve">Teman Journey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NIK 3174016302940003, selanjutnya disebut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PIHAK PERTAMA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Megakasia Sudirman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pemilik dan pengelola akun Instagram @lyfeat30s serta penulis buku "Kita Tidak Pernah Benar-Benar Siap Menjadi Dewasa", NIK [NIK], beralamat di [alamat], selanjutnya disebut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PIHAK KEDUA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PIHAK PERTAMA dan PIHAK KEDUA, bersama-sama disebut </w:t>
      </w:r>
      <w:r w:rsidDel="00000000" w:rsidR="00000000" w:rsidRPr="00000000">
        <w:rPr>
          <w:b w:val="1"/>
          <w:bCs w:val="1"/>
          <w:rtl w:val="0"/>
        </w:rPr>
        <w:t xml:space="preserve">PARA PIHAK</w:t>
      </w:r>
      <w:r w:rsidDel="00000000" w:rsidR="00000000" w:rsidRPr="00000000">
        <w:rPr>
          <w:rtl w:val="0"/>
        </w:rPr>
        <w:t xml:space="preserve">, sepakat mengikatkan diri dalam perjanjian kerja sama dengan ketentuan berikut.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Pasal 1 - Latar Belakang dan Maksud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PIHAK PERTAMA adalah biro konsultasi psikologi yang menyelenggarakan program refleksi dan kesejahteraan psikologis bagi dewasa muda, salah satunya melalui program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Teman Cerita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PIHAK KEDUA adalah kreator konten dan penulis yang membangun komunitas sekitar 30 ribu pengikut di akun @lyfeat30s, dengan fokus pada kehidupan di usia 30-an.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PIHAK memiliki audiens dan nilai yang selaras, yaitu menemani dewasa muda menghadapi fase transisi hidup secara sehat dan reflektif.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Perjanjian ini adalah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kerja sama pertama dalam kerangka Strategic Partnership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antara PARA PIHAK. Hasilnya akan menjadi dasar evaluasi untuk kolaborasi berikutnya.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Kerja sama ini bersifat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barter (non-tunai)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masing-masing pihak menyumbangkan sumber daya dan tidak ada pembayaran fee di antara PARA PIHAK, kecuali diatur lain secara tertulis.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Pasal 2 - Ruang Lingkup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PIHAK menyelenggarakan satu acara bersama dengan rincian berikut: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7650"/>
        <w:tblGridChange w:id="0">
          <w:tblGrid>
            <w:gridCol w:w="1710"/>
            <w:gridCol w:w="76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Ketentuan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Nama acara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Teman Cerita x Lyfe at 30s: Book Launching "Kita Tidak Pernah Benar-Benar Siap Menjadi Dewasa"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Sesi reflektif kelompok dipandu psikolog PIHAK PERTAMA, </w:t>
            </w:r>
            <w:ins w:author="Anonymous" w:id="0" w:date="2026-10-12T07:32:43Z">
              <w:r w:rsidDel="00000000" w:rsidR="00000000" w:rsidRPr="00000000">
                <w:rPr>
                  <w:rtl w:val="0"/>
                  <w:rPrChange w:author="Anonymous" w:id="1" w:date="2026-10-12T07:32:43Z">
                    <w:rPr/>
                  </w:rPrChange>
                </w:rPr>
                <w:t xml:space="preserve">aktivitas menulis jurnal refleksi 30-an oleh peserta, dan segmen peluncuran buku oleh PIHAK KEDUA</w:t>
              </w:r>
            </w:ins>
            <w:del w:author="Anonymous" w:id="0" w:date="2026-10-12T07:32:43Z">
              <w:r w:rsidDel="00000000" w:rsidR="00000000" w:rsidRPr="00000000">
                <w:rPr>
                  <w:rtl w:val="0"/>
                  <w:rPrChange w:author="Anonymous" w:id="1" w:date="2026-10-12T07:32:43Z">
                    <w:rPr/>
                  </w:rPrChange>
                </w:rPr>
                <w:delText xml:space="preserve">dirangkai dengan segmen peluncuran buku oleh PIHAK KEDUA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Tanggal dan waktu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31 Oktober, pukul 10.00 – 11.30 WIB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Kanteen n Co, TMG Hotel,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rtl w:val="0"/>
              </w:rPr>
              <w:t xml:space="preserve">Jl. Dr. Saharjo No.194-196, RT.4/RW.5, Menteng Dalam, Kec. Tebet, Jakarta, Daerah Khusus Ibukota Jakarta 12960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Kapasitas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Minimal 12, maksimal 20 peserta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Segmen launching buku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±[30] menit: bincang buku, tanya jawab, dan book signing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Penyelenggara utama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PIHAK PERTAMA</w:t>
            </w:r>
          </w:p>
        </w:tc>
      </w:tr>
    </w:tbl>
    <w:p w:rsidR="00000000" w:rsidDel="00000000" w:rsidP="00000000" w:rsidRDefault="00000000" w:rsidRPr="00000000" w14:paraId="00000020">
      <w:pPr>
        <w:rPr>
          <w:ins w:author="Anonymous" w:id="4" w:date="2026-10-12T07:35:16Z"/>
        </w:rPr>
      </w:pPr>
      <w:ins w:author="Anonymous" w:id="2" w:date="2026-10-12T07:35:14Z">
        <w:r w:rsidDel="00000000" w:rsidR="00000000" w:rsidRPr="00000000">
          <w:rPr>
            <w:rtl w:val="0"/>
            <w:rPrChange w:author="Anonymous" w:id="3" w:date="2026-10-12T07:35:14Z">
              <w:rPr/>
            </w:rPrChange>
          </w:rPr>
          <w:t xml:space="preserve">Dalam aktivitas menulis jurnal refleksi 30-an, setiap peserta menerima satu jurnal cetak berukuran A5 beserta alat tulis yang disediakan PIHAK PERTAMA. Jurnal beserta isinya menjadi milik peserta dan dibawa pulang.</w:t>
        </w:r>
      </w:ins>
      <w:ins w:author="Anonymous" w:id="4" w:date="2026-10-12T07:35:1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Rincian susunan acara (rundown) disepakati PARA PIHAK paling lambat H-14 sebelum acara.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Pasal 3 - Skema Barter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PIHAK PERTAMA menyediakan panggung dan produksi acara peluncuran buku; sebagai gantinya, PIHAK KEDUA mempromosikan acara ke audiensnya. Tidak ada fee yang dibayarkan oleh satu pihak kepada pihak lain.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3555"/>
        <w:gridCol w:w="3750"/>
        <w:tblGridChange w:id="0">
          <w:tblGrid>
            <w:gridCol w:w="2055"/>
            <w:gridCol w:w="3555"/>
            <w:gridCol w:w="37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PIHAK PERTAMA (Teman Journey) memberikan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PIHAK KEDUA (Mega / @lyfeat30s) memberikan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Panggung dan acara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Venue, </w:t>
            </w:r>
            <w:ins w:author="Anonymous" w:id="5" w:date="2026-10-12T07:34:11Z">
              <w:r w:rsidDel="00000000" w:rsidR="00000000" w:rsidRPr="00000000">
                <w:rPr>
                  <w:rtl w:val="0"/>
                  <w:rPrChange w:author="Anonymous" w:id="6" w:date="2026-10-12T07:34:11Z">
                    <w:rPr/>
                  </w:rPrChange>
                </w:rPr>
                <w:t xml:space="preserve">konsumsi peserta, dekorasi acara, activity kit berupa jurnal refleksi 30-an cetak (A5) dan alat tulis untuk setiap peserta,</w:t>
              </w:r>
            </w:ins>
            <w:del w:author="Anonymous" w:id="5" w:date="2026-10-12T07:34:11Z">
              <w:r w:rsidDel="00000000" w:rsidR="00000000" w:rsidRPr="00000000">
                <w:rPr>
                  <w:rtl w:val="0"/>
                  <w:rPrChange w:author="Anonymous" w:id="6" w:date="2026-10-12T07:34:11Z">
                    <w:rPr/>
                  </w:rPrChange>
                </w:rPr>
                <w:delText xml:space="preserve">konsumsi peserta, activity kit,</w:delText>
              </w:r>
            </w:del>
            <w:r w:rsidDel="00000000" w:rsidR="00000000" w:rsidRPr="00000000">
              <w:rPr>
                <w:rtl w:val="0"/>
              </w:rPr>
              <w:t xml:space="preserve"> MC/host, dan seluruh produksi acara, tanpa biaya bagi PIHAK KEDUA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Kehadiran sebagai narasumber segmen launching buku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Keahlian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 psikolog fasilitator (bertambah sesuai jumlah peserta) yang memandu sesi reflektif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Materi tema buku sebagai bahan refleksi sesi, serta kerangka Pertanyaan untuk Psikolog yang memandu sesi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Promosi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Publikasi acara dan buku di kanal Teman Journey (rincian Pasal 4 ayat 2)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Promosi acara ke audiens @lyfeat30s (rincian Pasal 4 ayat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Operasional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Pendaftaran, pembayaran tiket event, dan komunikasi peserta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Ketersediaan buku untuk peserta dan penjualannya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Dokumentasi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Foto dan video acara yang boleh dipakai PIHAK KEDUA (Pasal 6)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Data performa unggahan promosi (Pasal 4 ayat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100% pendapatan tiket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100% pendapatan penjualan buku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Pasal 4 - Kewajiban Promosi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PIHAK KEDUA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mempromosikan acara melalui akun @lyfeat30s dengan rincian minimal berikut: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Bentuk promosi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Jumlah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Waktu tayang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Post feed atau reels dengan fitur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Collab</w:t>
            </w:r>
            <w:r w:rsidDel="00000000" w:rsidR="00000000" w:rsidRPr="00000000">
              <w:rPr>
                <w:rtl w:val="0"/>
              </w:rPr>
              <w:t xml:space="preserve"> bersama akun Teman Journey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 bahan dari @Lyfeat30s (carousel feature)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Paling lambat H-14 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(17 Oktober 2026)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 bahan dari Teman Journey (POV Psikolog tentang Quarter Life Crisis)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Instagram Story berisi tautan pendaftaran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 bahan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H-14, H-7, H-3, H-1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Tautan pendaftaran di bio atau lynk.id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Selama masa promosi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Sejak H-14 sampai hari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Pesan siaran ke komunitas (Close Friends, saluran, atau grup)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 bahan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Antara H-7 dan H-3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Story liputan saat acara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Minimal 3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Hari H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PIHAK PERTAMA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mempromosikan acara dan buku melalui akun Instagram Teman Journey: post Collab yang sama (ayat 1), minimal 3 Instagram Story, serta penyebutan buku dan akun @lyfeat30s di seluruh materi promosi acara. PIHAK PERTAMA juga menanggung iklan berbayar dari akun PIHAK PERTAMA untuk acara ini sesuai anggarannya.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Paling lambat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hari setelah acara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PIHAK KEDUA membagikan tangkapan layar data performa unggahan promosi (jangkauan, tayangan, klik tautan) kepada PIHAK PERTAMA.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Setiap materi promosi bersama disetujui kedua pihak sebelum tayang. Desain utama disiapkan PIHAK PERTAMA; caption pada akun masing-masing ditulis oleh pemilik akun.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Pendaftar dari promosi PIHAK KEDUA dicatat melalui kode referral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[kode, mis. LYFE30]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pada formulir pendaftaran, untuk keperluan evaluasi kemitraan.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Pasal 5 - Tiket, Buku, dan Pendapatan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tiket acara adalah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Rp245.000 per peserta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berlaku sama untuk seluruh peserta.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Syarat pendaftaran: peserta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memiliki atau membeli buku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"Kita Tidak Pernah Benar-Benar Siap Menjadi Dewasa" seharga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 69.000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Harga buku terpisah dari harga tiket.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Pembayaran tiket diterima langsung oleh PIHAK PERTAMA, dan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pendapatan tiket menjadi hak PIHAK PERTAMA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Penjualan buku dilakukan oleh PIHAK KEDUA, dan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pendapatan buku menjadi hak PIHAK KEDUA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PIHAK KEDUA menjamin ketersediaan buku bagi seluruh peserta terdaftar paling lambat pada hari acara.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Kapasitas maksimal 20 peserta. Pendaftaran ditutup saat kuota terpenuhi atau pada [tanggal penutupan].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PIHAK tidak saling menagih biaya apa pun atas pelaksanaan acara ini. Biaya yang dikeluarkan masing-masing pihak untuk kewajibannya menjadi tanggungan pihak tersebut.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Pasal 6 - Konten, Merek, dan Dokumentasi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Merek, logo, dan materi milik masing-masing pihak tetap menjadi hak pemiliknya. Hak cipta buku sepenuhnya milik PIHAK KEDUA; </w:t>
      </w:r>
      <w:ins w:author="Anonymous" w:id="7" w:date="2026-10-12T07:34:30Z">
        <w:r w:rsidDel="00000000" w:rsidR="00000000" w:rsidRPr="00000000">
          <w:rPr>
            <w:rtl w:val="0"/>
            <w:rPrChange w:author="Anonymous" w:id="8" w:date="2026-10-12T07:34:30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materi sesi, modul, desain jurnal refleksi, dan format Teman Cerita</w:t>
        </w:r>
      </w:ins>
      <w:del w:author="Anonymous" w:id="7" w:date="2026-10-12T07:34:30Z">
        <w:r w:rsidDel="00000000" w:rsidR="00000000" w:rsidRPr="00000000">
          <w:rPr>
            <w:rtl w:val="0"/>
            <w:rPrChange w:author="Anonymous" w:id="8" w:date="2026-10-12T07:34:30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delText xml:space="preserve">materi sesi, modul, dan format Teman Cerita</w:delText>
        </w:r>
      </w:del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sepenuhnya milik PIHAK PERTAMA.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Masing-masing pihak boleh memakai nama dan logo pihak lain hanya untuk promosi dan publikasi acara ini.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Dokumentasi foto dan video acara diproduksi PIHAK PERTAMA dan boleh digunakan kedua pihak untuk keperluan non-komersial, dengan mencantumkan kedua akun.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Dokumentasi hanya menampilkan peserta yang telah memberikan persetujuan. Segmen berbagi cerita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direkam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tidak didokumentasikan.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Pasal 7 - Etika Profesi dan Kerahasiaan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 reflektif dipandu psikolog PIHAK PERTAMA sesuai kode etik psikologi yang berlaku. Isi cerita peserta selama sesi bersifat rahasia dan </w:t>
      </w:r>
      <w:ins w:author="Anonymous" w:id="9" w:date="2026-10-12T07:34:47Z">
        <w:r w:rsidDel="00000000" w:rsidR="00000000" w:rsidRPr="00000000">
          <w:rPr>
            <w:rtl w:val="0"/>
            <w:rPrChange w:author="Anonymous" w:id="10" w:date="2026-10-12T07:34:47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tidak boleh dipublikasikan oleh PARA PIHAK. Tulisan peserta di jurnal refleksi bersifat pribadi, tidak dikumpulkan, dan tidak dibaca tanpa izin peserta.</w:t>
        </w:r>
      </w:ins>
      <w:del w:author="Anonymous" w:id="9" w:date="2026-10-12T07:34:47Z">
        <w:r w:rsidDel="00000000" w:rsidR="00000000" w:rsidRPr="00000000">
          <w:rPr>
            <w:rtl w:val="0"/>
            <w:rPrChange w:author="Anonymous" w:id="10" w:date="2026-10-12T07:34:47Z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delText xml:space="preserve">tidak boleh dipublikasikan oleh PARA PIHAK.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peserta dikelola PIHAK PERTAMA. Data dibagikan kepada PIHAK KEDUA hanya untuk peserta yang menyetujuinya melalui formulir pendaftaran.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buku menjadi tanggung jawab PIHAK KEDUA. Keterlibatan PIHAK PERTAMA dalam acara ini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bukan merupakan endorsement klinis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atas isi buku.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 promosi tidak memuat janji hasil, diagnosis, atau klaim psikologis yang berlebihan. Testimoni peserta hanya dipublikasikan dengan persetujuan tertulis.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Pasal 8 - Pembatalan dan Keadaan Kahar (Force Majeur)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Bila pada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H-5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peserta terdaftar kurang dari 8 orang, PARA PIHAK bermusyawarah untuk tetap melaksanakan, menjadwal ulang, atau membatalkan acara.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Bila acara dibatalkan oleh penyelenggara, PIHAK PERTAMA mengembalikan 100% biaya tiket. Buku yang sudah dibeli tetap menjadi milik peserta.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Peserta yang berhalangan tidak mendapat pengembalian dana, tetapi tiketnya dapat dialihkan kepada orang lain paling lambat H-1.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ada pihak yang dianggap lalai bila kewajibannya terhambat oleh keadaan kahar (bencana, gangguan keamanan, kebijakan pemerintah, atau sakit). Pihak yang terdampak memberi tahu pihak lain paling lambat 1x24 jam.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Pasal 9 - Jangka Waktu dan Kelanjutan Kemitraan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Perjanjian berlaku sejak ditandatangani sampai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hari setelah acara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Paling lambat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hari setelah acara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PARA PIHAK melakukan evaluasi bersama atas jumlah peserta, pendaftar melalui kode referral, dan performa promosi.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Selama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bulan setelah acara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PARA PIHAK saling memberi kesempatan pertama untuk membahas kolaborasi lanjutan, misalnya seri Teman Cerita bertema usia 30-an atau kolaborasi konten. Kemitraan ini tidak eksklusif.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Pasal 10 - Penyelesaian Perselisihan dan Penutup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Perselisihan diselesaikan secara musyawarah. Bila tidak tercapai mufakat, PARA PIHAK memilih domisili hukum di Pengadilan Negeri Jakarta Selatan.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Perubahan atas perjanjian ini hanya sah bila dibuat tertulis dan disetujui PARA PIHAK.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Perjanjian ini dibuat rangkap 2 (dua), masing-masing bermeterai cukup dan berkekuatan hukum yang sama.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PIHAK PERTAMA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PIHAK KEDUA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PT Indo Medika Resolusi (Teman Journey)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Lyfe at 30s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[tanda tangan]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[tanda tangan]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Riskia Ramadhina Sukriananda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Megakasia Sudirman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Kepala Teman Journey - Sentra Jeda dan Bertumbuh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Penulis dan Pemilik @lyfeat30s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-900112</wp:posOffset>
          </wp:positionH>
          <wp:positionV relativeFrom="paragraph">
            <wp:posOffset>-342899</wp:posOffset>
          </wp:positionV>
          <wp:extent cx="7753350" cy="9920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511" l="0" r="0" t="1395"/>
                  <a:stretch>
                    <a:fillRect/>
                  </a:stretch>
                </pic:blipFill>
                <pic:spPr>
                  <a:xfrm>
                    <a:off x="0" y="0"/>
                    <a:ext cx="7753350" cy="99202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